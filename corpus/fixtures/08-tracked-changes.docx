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16cid w16cex wp14">
  <w:body>
    <w:p w14:paraId="10000001" w14:textId="77777777">
      <w:r>
        <w:t xml:space="preserve">The quick </w:t>
      </w:r>
      <w:del w:id="101" w:author="Other Author" w:date="2026-01-02T10:00:00Z">
        <w:r>
          <w:delText xml:space="preserve">brown </w:delText>
        </w:r>
      </w:del>
      <w:ins w:id="102" w:author="Other Author" w:date="2026-01-02T10:00:00Z">
        <w:r>
          <w:t xml:space="preserve">red </w:t>
        </w:r>
      </w:ins>
      <w:r>
        <w:t>fox jumps.</w:t>
      </w:r>
    </w:p>
    <w:p w14:paraId="10000002" w14:textId="77777777">
      <w:r>
        <w:t xml:space="preserve">This word is </w:t>
      </w:r>
      <w:r>
        <w:rPr>
          <w:b/>
          <w:rPrChange w:id="103" w:author="Other Author" w:date="2026-01-02T10:00:00Z">
            <w:rPr/>
          </w:rPrChange>
        </w:rPr>
        <w:t>now bold</w:t>
      </w:r>
      <w:r>
        <w:t>.</w:t>
      </w:r>
    </w:p>
    <w:p w14:paraId="10000003" w14:textId="77777777">
      <w:pPr>
        <w:jc w:val="center"/>
        <w:pPrChange w:id="104" w:author="Other Author" w:date="2026-01-02T10:00:00Z">
          <w:pPr/>
        </w:pPrChange>
      </w:pPr>
      <w:r>
        <w:t>Centred paragraph (was left).</w:t>
      </w:r>
    </w:p>
    <w:p w14:paraId="10000004" w14:textId="77777777">
      <w:r>
        <w:t>Before.</w:t>
      </w:r>
      <w:moveFromRangeStart w:id="200" w:author="Other Author" w:date="2026-01-02T10:00:00Z" w:name="move1"/>
      <w:moveFrom w:id="105" w:author="Other Author" w:date="2026-01-02T10:00:00Z">
        <w:r>
          <w:t xml:space="preserve"> Moved sentence.</w:t>
        </w:r>
      </w:moveFrom>
      <w:moveFromRangeEnd w:id="200"/>
    </w:p>
    <w:p w14:paraId="10000005" w14:textId="77777777">
      <w:r>
        <w:t>After.</w:t>
      </w:r>
      <w:moveToRangeStart w:id="201" w:author="Other Author" w:date="2026-01-02T10:00:00Z" w:name="move1"/>
      <w:moveTo w:id="106" w:author="Other Author" w:date="2026-01-02T10:00:00Z">
        <w:r>
          <w:t xml:space="preserve"> Moved sentence.</w:t>
        </w:r>
      </w:moveTo>
      <w:moveToRangeEnd w:id="201"/>
    </w:p>
    <w:p w14:paraId="10000006" w14:textId="77777777">
      <w:pPr>
        <w:rPr>
          <w:ins w:id="108" w:author="Other Author" w:date="2026-01-02T10:00:00Z"/>
        </w:rPr>
      </w:pPr>
      <w:ins w:id="107" w:author="Other Author" w:date="2026-01-02T10:00:00Z">
        <w:r>
          <w:t>Inserted paragraph.</w:t>
        </w:r>
      </w:ins>
    </w:p>
    <w:p w14:paraId="10000007" w14:textId="77777777">
      <w:pPr>
        <w:rPr>
          <w:del w:id="110" w:author="Other Author" w:date="2026-01-02T10:00:00Z"/>
        </w:rPr>
      </w:pPr>
      <w:del w:id="109" w:author="Other Author" w:date="2026-01-02T10:00:00Z">
        <w:r>
          <w:delText>Deleted paragraph.</w:delText>
        </w:r>
      </w:del>
    </w:p>
    <w:p w14:paraId="10000008" w14:textId="77777777">
      <w:r>
        <w:t>Final paragraph.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0"/>
      <w:outlineLvl w:val="2"/>
    </w:pPr>
    <w:rPr>
      <w:b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CommentText">
    <w:name w:val="annotation text"/>
    <w:basedOn w:val="Normal"/>
    <w:uiPriority w:val="99"/>
    <w:unhideWhenUsed/>
    <w:pPr>
      <w:spacing w:line="240" w:lineRule="auto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TOC1">
    <w:name w:val="toc 1"/>
    <w:basedOn w:val="Normal"/>
    <w:next w:val="Normal"/>
    <w:uiPriority w:val="39"/>
    <w:unhideWhenUsed/>
    <w:pPr>
      <w:spacing w:after="100"/>
      <w:ind w:left="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Quillwork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Tracked changes</dc:title>
  <dc:creator>Quillwork fixture generator</dc:creator>
  <dcterms:created xsi:type="dcterms:W3CDTF">2026-01-01T00:00:00Z</dcterms:created>
  <dcterms:modified xsi:type="dcterms:W3CDTF">2026-01-01T00:00:00Z</dcterms:modified>
</cp:coreProperties>
</file>